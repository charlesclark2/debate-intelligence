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Heading4"/>
      </w:pPr>
      <w:r>
        <w:t xml:space="preserve">Data centre demand collapses the reserve margin</w:t>
      </w:r>
    </w:p>
    <w:p>
      <w:r>
        <w:rPr>
          <w:rStyle w:val="Style13ptBold"/>
        </w:rPr>
        <w:t xml:space="preserve">Okonkwo 26</w:t>
      </w:r>
      <w:r>
        <w:t xml:space="preserve"> (Adaeze Okonkwo, Professor of Energy Policy, invented for this fixture), Reserve Margins Under Load Growth, Journal of Grid Studies, 14 March 2026.</w:t>
      </w:r>
    </w:p>
    <w:p>
      <w:r>
        <w:rPr>
          <w:sz w:val="16"/>
        </w:rPr>
        <w:t xml:space="preserve">Grid operators reported that demand rose </w:t>
      </w:r>
      <w:ins w:id="1" w:author="NEVER READ" w:date="2026-03-14T00:00:00Z">
        <w:r>
          <w:rPr>
            <w:sz w:val="16"/>
          </w:rPr>
          <w:t xml:space="preserve">sharply </w:t>
        </w:r>
      </w:ins>
      <w:del w:id="2" w:author="NEVER READ" w:date="2026-03-14T00:00:00Z">
        <w:r>
          <w:delText>slightly </w:delText>
        </w:r>
      </w:del>
      <w:r>
        <w:rPr>
          <w:rStyle w:val="StyleUnderline"/>
          <w:u w:val="single"/>
          <w:sz w:val="22"/>
        </w:rPr>
        <w:t xml:space="preserve">last year across every planning scenario the utility had on file.</w:t>
      </w:r>
    </w:p>
  </w:body>
</w:document>
</file>

<file path=word/comments.xml><?xml version="1.0" encoding="utf-8"?>
<w:comments xmlns:w="http://schemas.openxmlformats.org/wordprocessingml/2006/main">
  <w:comment w:id="1" w:author="NEVER READ">
    <w:p>
      <w:r>
        <w:t>NEVER READ</w:t>
      </w:r>
    </w:p>
  </w:comment>
</w:comments>
</file>

<file path=word/styles.xml><?xml version="1.0" encoding="utf-8"?>
<w:styles xmlns:w="http://schemas.openxmlformats.org/wordprocessingml/2006/main">
  <w:style w:type="paragraph" w:styleId="Normal">
    <w:name w:val="Normal"/>
  </w:style>
  <w:style w:type="character" w:styleId="DefaultParagraphFont">
    <w:name w:val="Default Paragraph Font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Heading4">
    <w:name w:val="heading 4"/>
    <w:basedOn w:val="Normal"/>
  </w:style>
  <w:style w:type="paragraph" w:styleId="Analytic">
    <w:name w:val="Analytic"/>
    <w:basedOn w:val="Heading4"/>
  </w:style>
  <w:style w:type="paragraph" w:styleId="Undertag">
    <w:name w:val="Undertag"/>
    <w:basedOn w:val="Normal"/>
  </w:style>
  <w:style w:type="character" w:styleId="Style13ptBold">
    <w:name w:val="Style 13 pt Bold"/>
    <w:basedOn w:val="DefaultParagraphFont"/>
  </w:style>
  <w:style w:type="character" w:styleId="StyleUnderline">
    <w:name w:val="Style Underline"/>
    <w:basedOn w:val="DefaultParagraphFont"/>
  </w:style>
  <w:style w:type="character" w:styleId="Emphasis">
    <w:name w:val="Emphasis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

<file path=docProps/core.xml><?xml version="1.0" encoding="utf-8"?>
<cp:coreProperties xmlns:cp="http://schemas.openxmlformats.org/package/2006/metadata/core-properties" xmlns:dc="http://purl.org/dc/elements/1.1/">
  <dc:creator>NEVER READ</dc:creator>
  <cp:lastModifiedBy>NEVER READ</cp:lastModifiedBy>
</cp:coreProperties>
</file>